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sz w:val="22"/>
        </w:rPr>
        <w:t xml:space="preserve">Elite Publishing — Free Editing Sample for Sarette Zecharia</w:t>
      </w:r>
    </w:p>
    <w:p>
      <w:pPr>
        <w:spacing w:after="60"/>
      </w:pPr>
      <w:r>
        <w:rPr>
          <w:sz w:val="20"/>
          <w:color w:val="555555"/>
        </w:rPr>
        <w:t xml:space="preserve">Passage edited: from “The Mental Realm (The Hamster Wheel)” to the end of the practice “Reconnecting Upper and Lower Body Experience” (one continuous section of the manuscript; 989 words of original text, excluding image labels).</w:t>
      </w:r>
    </w:p>
    <w:p>
      <w:pPr>
        <w:pBdr>
          <w:bottom w:val="single" w:sz="6" w:space="6" w:color="999999"/>
        </w:pBdr>
        <w:spacing w:after="240"/>
      </w:pPr>
      <w:r>
        <w:rPr>
          <w:sz w:val="20"/>
          <w:color w:val="555555"/>
        </w:rPr>
        <w:t xml:space="preserve">All edits are shown as Word tracked changes, and the questions that need your decision are in the margin comments. To see the clean text, choose Review › No Markup.</w:t>
      </w:r>
    </w:p>
    <w:p>
      <w:pPr>
        <w:pStyle w:val="Heading2"/>
      </w:pPr>
      <w:r>
        <w:t xml:space="preserve">The Mental Realm (The Hamster Wheel)</w:t>
      </w:r>
      <w:del w:id="101" w:author="Elite Publishing" w:date="2026-10-26T10:00:00Z">
        <w:r>
          <w:delText xml:space="preserve">:</w:delText>
        </w:r>
      </w:del>
    </w:p>
    <w:p>
      <w:pPr>
        <w:spacing w:after="120" w:line="300" w:lineRule="auto"/>
        <w:ind w:firstLine="360"/>
      </w:pPr>
      <w:r>
        <w:t xml:space="preserve">Once this weight drops into the mind, the mental hamster wheel begins to spin. Imagine an old 10-disc CD player, but instead of playing one song at a time, every single track </w:t>
      </w:r>
      <w:del w:id="102" w:author="Elite Publishing" w:date="2026-10-26T10:00:00Z">
        <w:r>
          <w:delText xml:space="preserve">is playing</w:delText>
        </w:r>
      </w:del>
      <w:ins w:id="103" w:author="Elite Publishing" w:date="2026-10-26T10:00:00Z">
        <w:r>
          <w:t xml:space="preserve">plays</w:t>
        </w:r>
      </w:ins>
      <w:r>
        <w:t xml:space="preserve"> simultaneously</w:t>
      </w:r>
      <w:ins w:id="104" w:author="Elite Publishing" w:date="2026-10-26T10:00:00Z">
        <w:r>
          <w:t xml:space="preserve">,</w:t>
        </w:r>
      </w:ins>
      <w:r>
        <w:t xml:space="preserve"> at full volume. That is the brain of someone who has lost the ability to </w:t>
      </w:r>
      <w:del w:id="105" w:author="Elite Publishing" w:date="2026-10-26T10:00:00Z">
        <w:r>
          <w:delText xml:space="preserve">regulate themselves</w:delText>
        </w:r>
      </w:del>
      <w:ins w:id="106" w:author="Elite Publishing" w:date="2026-10-26T10:00:00Z">
        <w:r>
          <w:t xml:space="preserve">self-regulate</w:t>
        </w:r>
      </w:ins>
      <w:r>
        <w:t xml:space="preserve">. It is overwhelming</w:t>
      </w:r>
      <w:del w:id="107" w:author="Elite Publishing" w:date="2026-10-26T10:00:00Z">
        <w:r>
          <w:delText xml:space="preserve">,</w:delText>
        </w:r>
      </w:del>
      <w:ins w:id="108" w:author="Elite Publishing" w:date="2026-10-26T10:00:00Z">
        <w:r>
          <w:t xml:space="preserve"> and</w:t>
        </w:r>
      </w:ins>
      <w:r>
        <w:t xml:space="preserve"> distracting, and </w:t>
      </w:r>
      <w:ins w:id="109" w:author="Elite Publishing" w:date="2026-10-26T10:00:00Z">
        <w:r>
          <w:t xml:space="preserve">it </w:t>
        </w:r>
      </w:ins>
      <w:r>
        <w:t xml:space="preserve">severs the head from the body. You become a "floating head," entirely disconnected from your physical self. Trapped in this mental loop, we easily adopt the role of the ultimate victim: someone who has no choice and can do nothing but suffer</w:t>
      </w:r>
      <w:ins w:id="110" w:author="Elite Publishing" w:date="2026-10-26T10:00:00Z">
        <w:r>
          <w:t xml:space="preserve">.</w:t>
        </w:r>
      </w:ins>
    </w:p>
    <w:p>
      <w:pPr>
        <w:pStyle w:val="Heading2"/>
      </w:pPr>
      <w:r>
        <w:t xml:space="preserve">The Emotional Realm (The Somatic Disconnect)</w:t>
      </w:r>
      <w:del w:id="111" w:author="Elite Publishing" w:date="2026-10-26T10:00:00Z">
        <w:r>
          <w:delText xml:space="preserve">:</w:delText>
        </w:r>
      </w:del>
    </w:p>
    <w:p>
      <w:pPr>
        <w:spacing w:after="120" w:line="300" w:lineRule="auto"/>
        <w:ind w:firstLine="360"/>
      </w:pPr>
      <w:r>
        <w:t xml:space="preserve">If we fail to stop the hamster wheel, this weight crashes into the emotional realm. </w:t>
      </w:r>
      <w:del w:id="112" w:author="Elite Publishing" w:date="2026-10-26T10:00:00Z">
        <w:r>
          <w:delText xml:space="preserve">If you ask</w:delText>
        </w:r>
      </w:del>
      <w:ins w:id="113" w:author="Elite Publishing" w:date="2026-10-26T10:00:00Z">
        <w:r>
          <w:t xml:space="preserve">Ask</w:t>
        </w:r>
      </w:ins>
      <w:r>
        <w:t xml:space="preserve"> most people what they are feeling, </w:t>
      </w:r>
      <w:ins w:id="114" w:author="Elite Publishing" w:date="2026-10-26T10:00:00Z">
        <w:r>
          <w:t xml:space="preserve">and </w:t>
        </w:r>
      </w:ins>
      <w:r>
        <w:t xml:space="preserve">they will give you a "head word" pulled straight from the hamster wheel. But </w:t>
      </w:r>
      <w:del w:id="115" w:author="Elite Publishing" w:date="2026-10-26T10:00:00Z">
        <w:r>
          <w:delText xml:space="preserve">physical </w:delText>
        </w:r>
      </w:del>
      <w:r>
        <w:t xml:space="preserve">emotions are </w:t>
      </w:r>
      <w:ins w:id="116" w:author="Elite Publishing" w:date="2026-10-26T10:00:00Z">
        <w:r>
          <w:t xml:space="preserve">physical: they are </w:t>
        </w:r>
      </w:ins>
      <w:r>
        <w:rPr>
          <w:i/>
        </w:rPr>
        <w:t xml:space="preserve">body-felt sensations</w:t>
      </w:r>
      <w:r>
        <w:t xml:space="preserve">. A patient might say they feel "anxious," but their </w:t>
      </w:r>
      <w:del w:id="117" w:author="Elite Publishing" w:date="2026-10-26T10:00:00Z">
        <w:r>
          <w:delText xml:space="preserve">physical </w:delText>
        </w:r>
      </w:del>
      <w:r>
        <w:t xml:space="preserve">body </w:t>
      </w:r>
      <w:del w:id="118" w:author="Elite Publishing" w:date="2026-10-26T10:00:00Z">
        <w:r>
          <w:delText xml:space="preserve">experiences</w:delText>
        </w:r>
      </w:del>
      <w:ins w:id="119" w:author="Elite Publishing" w:date="2026-10-26T10:00:00Z">
        <w:r>
          <w:t xml:space="preserve">is experiencing</w:t>
        </w:r>
      </w:ins>
      <w:r>
        <w:t xml:space="preserve"> a violently tightened stomach or a racing heart. They might say they feel "depressed," but the physical reality is a crushing heaviness on their shoulders and a </w:t>
      </w:r>
      <w:del w:id="120" w:author="Elite Publishing" w:date="2026-10-26T10:00:00Z">
        <w:r>
          <w:delText xml:space="preserve">hollow </w:delText>
        </w:r>
      </w:del>
      <w:r>
        <w:t xml:space="preserve">void in their chest. This is the body frantically trying to tell us that something is out of balance.</w:t>
      </w:r>
    </w:p>
    <w:p>
      <w:pPr>
        <w:pStyle w:val="Heading2"/>
      </w:pPr>
      <w:commentRangeStart w:id="0"/>
      <w:r>
        <w:t xml:space="preserve">The Physical Realm (The Body Screaming)</w:t>
      </w:r>
      <w:commentRangeEnd w:id="0"/>
      <w:r>
        <w:rPr>
          <w:rStyle w:val="CommentReference"/>
        </w:rPr>
        <w:commentReference w:id="0"/>
      </w:r>
      <w:del w:id="121" w:author="Elite Publishing" w:date="2026-10-26T10:00:00Z">
        <w:r>
          <w:delText xml:space="preserve">:</w:delText>
        </w:r>
      </w:del>
    </w:p>
    <w:p>
      <w:pPr>
        <w:spacing w:after="120" w:line="300" w:lineRule="auto"/>
        <w:ind w:firstLine="360"/>
      </w:pPr>
      <w:r>
        <w:t xml:space="preserve">If we ignore these emotional and somatic signals, </w:t>
      </w:r>
      <w:del w:id="122" w:author="Elite Publishing" w:date="2026-10-26T10:00:00Z">
        <w:r>
          <w:delText xml:space="preserve">the</w:delText>
        </w:r>
      </w:del>
      <w:ins w:id="123" w:author="Elite Publishing" w:date="2026-10-26T10:00:00Z">
        <w:r>
          <w:t xml:space="preserve">this</w:t>
        </w:r>
      </w:ins>
      <w:r>
        <w:t xml:space="preserve"> heavy energy sinks to its final destination: the physical body. </w:t>
      </w:r>
      <w:commentRangeStart w:id="1"/>
      <w:r>
        <w:t xml:space="preserve">Here, we develop chronic pain, autoimmune diseases, severe allergies, and systemic failures.</w:t>
      </w:r>
      <w:commentRangeEnd w:id="1"/>
      <w:r>
        <w:rPr>
          <w:rStyle w:val="CommentReference"/>
        </w:rPr>
        <w:commentReference w:id="1"/>
      </w:r>
      <w:r>
        <w:t xml:space="preserve"> Physical illness is simply your body screaming to finally get your attention.</w:t>
      </w:r>
    </w:p>
    <w:p>
      <w:pPr>
        <w:pStyle w:val="Heading2"/>
      </w:pPr>
      <w:r>
        <w:t xml:space="preserve">The Energetic Realm</w:t>
      </w:r>
    </w:p>
    <w:p>
      <w:pPr>
        <w:spacing w:after="120" w:line="300" w:lineRule="auto"/>
        <w:ind w:firstLine="360"/>
      </w:pPr>
      <w:r>
        <w:t xml:space="preserve">Because we are fundamentally energetic beings, every aspect of this cascade manifests across all levels, including the energetic field. It </w:t>
      </w:r>
      <w:del w:id="124" w:author="Elite Publishing" w:date="2026-10-26T10:00:00Z">
        <w:r>
          <w:delText xml:space="preserve">manifests</w:delText>
        </w:r>
      </w:del>
      <w:ins w:id="125" w:author="Elite Publishing" w:date="2026-10-26T10:00:00Z">
        <w:r>
          <w:t xml:space="preserve">shows up</w:t>
        </w:r>
      </w:ins>
      <w:r>
        <w:t xml:space="preserve"> everywhere. Your pain is not just in your head. It is not just in your body. It is not just in your spiritual understanding. It is the entire</w:t>
      </w:r>
      <w:del w:id="126" w:author="Elite Publishing" w:date="2026-10-26T10:00:00Z">
        <w:r>
          <w:delText xml:space="preserve">,</w:delText>
        </w:r>
      </w:del>
      <w:r>
        <w:t xml:space="preserve"> interconnected picture. We are whole beings</w:t>
      </w:r>
      <w:ins w:id="127" w:author="Elite Publishing" w:date="2026-10-26T10:00:00Z">
        <w:r>
          <w:t xml:space="preserve">.</w:t>
        </w:r>
      </w:ins>
    </w:p>
    <w:p>
      <w:pPr>
        <w:spacing w:after="120" w:line="300" w:lineRule="auto"/>
        <w:ind w:firstLine="360"/>
      </w:pPr>
      <w:r>
        <w:t xml:space="preserve">By choosing gentle, holistic paradigms, </w:t>
      </w:r>
      <w:commentRangeStart w:id="2"/>
      <w:r>
        <w:t xml:space="preserve">we can </w:t>
      </w:r>
      <w:del w:id="128" w:author="Elite Publishing" w:date="2026-10-26T10:00:00Z">
        <w:r>
          <w:delText xml:space="preserve">only</w:delText>
        </w:r>
      </w:del>
      <w:ins w:id="129" w:author="Elite Publishing" w:date="2026-10-26T10:00:00Z">
        <w:r>
          <w:t xml:space="preserve">begin to</w:t>
        </w:r>
      </w:ins>
      <w:r>
        <w:t xml:space="preserve"> chip away</w:t>
      </w:r>
      <w:commentRangeEnd w:id="2"/>
      <w:r>
        <w:rPr>
          <w:rStyle w:val="CommentReference"/>
        </w:rPr>
        <w:commentReference w:id="2"/>
      </w:r>
      <w:r>
        <w:t xml:space="preserve"> at these heavy blocks and reintroduce the body to its </w:t>
      </w:r>
      <w:del w:id="130" w:author="Elite Publishing" w:date="2026-10-26T10:00:00Z">
        <w:r>
          <w:delText xml:space="preserve">inner bright</w:delText>
        </w:r>
      </w:del>
      <w:ins w:id="131" w:author="Elite Publishing" w:date="2026-10-26T10:00:00Z">
        <w:r>
          <w:t xml:space="preserve">bright inner</w:t>
        </w:r>
      </w:ins>
      <w:r>
        <w:t xml:space="preserve"> light. </w:t>
      </w:r>
      <w:del w:id="132" w:author="Elite Publishing" w:date="2026-10-26T10:00:00Z">
        <w:r>
          <w:delText xml:space="preserve">Reactivating</w:delText>
        </w:r>
      </w:del>
      <w:ins w:id="133" w:author="Elite Publishing" w:date="2026-10-26T10:00:00Z">
        <w:r>
          <w:t xml:space="preserve">When we reactivate</w:t>
        </w:r>
      </w:ins>
      <w:r>
        <w:t xml:space="preserve"> the body's innate knowledge and </w:t>
      </w:r>
      <w:del w:id="134" w:author="Elite Publishing" w:date="2026-10-26T10:00:00Z">
        <w:r>
          <w:delText xml:space="preserve">providing</w:delText>
        </w:r>
      </w:del>
      <w:ins w:id="135" w:author="Elite Publishing" w:date="2026-10-26T10:00:00Z">
        <w:r>
          <w:t xml:space="preserve">give it</w:t>
        </w:r>
      </w:ins>
      <w:r>
        <w:t xml:space="preserve"> the necessary tools</w:t>
      </w:r>
      <w:del w:id="136" w:author="Elite Publishing" w:date="2026-10-26T10:00:00Z">
        <w:r>
          <w:delText xml:space="preserve"> enables it to</w:delText>
        </w:r>
      </w:del>
      <w:ins w:id="137" w:author="Elite Publishing" w:date="2026-10-26T10:00:00Z">
        <w:r>
          <w:t xml:space="preserve">, the body can</w:t>
        </w:r>
      </w:ins>
      <w:r>
        <w:t xml:space="preserve"> heal itself. You possess profound potential to reduce your pain and suffering on all levels. Let us begin.</w:t>
      </w:r>
    </w:p>
    <w:p>
      <w:pPr>
        <w:pStyle w:val="Heading1"/>
      </w:pPr>
      <w:r>
        <w:t xml:space="preserve">Reconnecting Upper and Lower Body Experience</w:t>
      </w:r>
    </w:p>
    <w:p>
      <w:pPr>
        <w:pStyle w:val="Heading3"/>
      </w:pPr>
      <w:r>
        <w:t xml:space="preserve">A Quick Check-In</w:t>
      </w:r>
    </w:p>
    <w:p>
      <w:pPr>
        <w:spacing w:after="120" w:line="300" w:lineRule="auto"/>
        <w:ind w:firstLine="360"/>
      </w:pPr>
      <w:r>
        <w:t xml:space="preserve">Before </w:t>
      </w:r>
      <w:del w:id="138" w:author="Elite Publishing" w:date="2026-10-26T10:00:00Z">
        <w:r>
          <w:delText xml:space="preserve">doing anything</w:delText>
        </w:r>
      </w:del>
      <w:ins w:id="139" w:author="Elite Publishing" w:date="2026-10-26T10:00:00Z">
        <w:r>
          <w:t xml:space="preserve">you begin</w:t>
        </w:r>
      </w:ins>
      <w:r>
        <w:t xml:space="preserve">, pause for a moment and check in: </w:t>
      </w:r>
      <w:del w:id="140" w:author="Elite Publishing" w:date="2026-10-26T10:00:00Z">
        <w:r>
          <w:delText xml:space="preserve">w</w:delText>
        </w:r>
      </w:del>
      <w:ins w:id="141" w:author="Elite Publishing" w:date="2026-10-26T10:00:00Z">
        <w:r>
          <w:t xml:space="preserve">W</w:t>
        </w:r>
      </w:ins>
      <w:r>
        <w:t xml:space="preserve">here is your attention living right now?</w:t>
      </w:r>
    </w:p>
    <w:p>
      <w:pPr>
        <w:spacing w:after="120" w:line="300" w:lineRule="auto"/>
        <w:ind w:firstLine="360"/>
      </w:pPr>
      <w:r>
        <w:t xml:space="preserve">If you have been glued to a screen, caught in an overthinking loop, or feeling like a floating head untethered from your body, you are not alone. When stress spikes, mental energy pools upward into </w:t>
      </w:r>
      <w:del w:id="142" w:author="Elite Publishing" w:date="2026-10-26T10:00:00Z">
        <w:r>
          <w:delText xml:space="preserve">hyper-vigilance</w:delText>
        </w:r>
      </w:del>
      <w:ins w:id="143" w:author="Elite Publishing" w:date="2026-10-26T10:00:00Z">
        <w:r>
          <w:t xml:space="preserve">hypervigilance</w:t>
        </w:r>
      </w:ins>
      <w:r>
        <w:t xml:space="preserve">, leaving the rest of the body feeling unanchored.</w:t>
      </w:r>
    </w:p>
    <w:p>
      <w:pPr>
        <w:spacing w:after="120" w:line="300" w:lineRule="auto"/>
        <w:ind w:firstLine="360"/>
      </w:pPr>
      <w:r>
        <w:t xml:space="preserve">This practice is an invitation to close </w:t>
      </w:r>
      <w:del w:id="144" w:author="Elite Publishing" w:date="2026-10-26T10:00:00Z">
        <w:r>
          <w:delText xml:space="preserve">that</w:delText>
        </w:r>
      </w:del>
      <w:ins w:id="145" w:author="Elite Publishing" w:date="2026-10-26T10:00:00Z">
        <w:r>
          <w:t xml:space="preserve">the</w:t>
        </w:r>
      </w:ins>
      <w:r>
        <w:t xml:space="preserve"> circuit. Instead of forcing your mind to calm down, we are going to use physical warmth, intentional touch, and cross-body movement to mechanically draw that scattered energy down and anchor it firmly into your feet.</w:t>
      </w:r>
    </w:p>
    <w:p>
      <w:pPr>
        <w:spacing w:after="120" w:line="300" w:lineRule="auto"/>
        <w:ind w:firstLine="360"/>
      </w:pPr>
      <w:r>
        <w:t xml:space="preserve">Find a comfortable posture, either standing tall or seated with both feet planted flat on the floor. Let your shoulders drop, and let's walk through this together.</w:t>
      </w:r>
    </w:p>
    <w:p>
      <w:pPr>
        <w:keepNext/>
        <w:spacing w:before="200" w:after="60"/>
        <w:rPr>
          <w:ins w:id="146" w:author="Elite Publishing" w:date="2026-10-26T10:00:00Z"/>
        </w:rPr>
      </w:pPr>
      <w:r>
        <w:rPr>
          <w:b/>
          <w:rPrChange w:id="147" w:author="Elite Publishing" w:date="2026-10-26T10:00:00Z">
            <w:rPr/>
          </w:rPrChange>
        </w:rPr>
        <w:t xml:space="preserve">1. Wake Up Your Hands</w:t>
      </w:r>
      <w:del w:id="148" w:author="Elite Publishing" w:date="2026-10-26T10:00:00Z">
        <w:r>
          <w:delText xml:space="preserve"> </w:delText>
        </w:r>
      </w:del>
    </w:p>
    <w:p>
      <w:pPr>
        <w:spacing w:after="120" w:line="300" w:lineRule="auto"/>
        <w:ind w:firstLine="360"/>
      </w:pPr>
      <w:r>
        <w:t xml:space="preserve">Bring your palms together in front of your chest and rub them vigorously. Keep going until you feel genuine, radiant heat building between your hands.</w:t>
      </w:r>
    </w:p>
    <w:p>
      <w:pPr>
        <w:spacing w:after="120" w:line="300" w:lineRule="auto"/>
        <w:ind w:firstLine="360"/>
      </w:pPr>
      <w:commentRangeStart w:id="3"/>
      <w:r>
        <w:rPr>
          <w:i/>
          <w:rPrChange w:id="149" w:author="Elite Publishing" w:date="2026-10-26T10:00:00Z">
            <w:rPr/>
          </w:rPrChange>
        </w:rPr>
        <w:t xml:space="preserve">You are waking up the thermal and touch receptors in your palms</w:t>
      </w:r>
      <w:commentRangeEnd w:id="3"/>
      <w:r>
        <w:rPr>
          <w:rStyle w:val="CommentReference"/>
        </w:rPr>
        <w:commentReference w:id="3"/>
      </w:r>
      <w:r>
        <w:rPr>
          <w:i/>
          <w:rPrChange w:id="150" w:author="Elite Publishing" w:date="2026-10-26T10:00:00Z">
            <w:rPr/>
          </w:rPrChange>
        </w:rPr>
        <w:t xml:space="preserve">, immediately pulling your focus out of mental abstractions and into raw physical sensation.</w:t>
      </w:r>
    </w:p>
    <w:p>
      <w:pPr>
        <w:keepNext/>
        <w:spacing w:before="200" w:after="60"/>
        <w:rPr>
          <w:ins w:id="151" w:author="Elite Publishing" w:date="2026-10-26T10:00:00Z"/>
        </w:rPr>
      </w:pPr>
      <w:r>
        <w:rPr>
          <w:b/>
          <w:rPrChange w:id="152" w:author="Elite Publishing" w:date="2026-10-26T10:00:00Z">
            <w:rPr/>
          </w:rPrChange>
        </w:rPr>
        <w:t xml:space="preserve">2. Warm the Stress Center</w:t>
      </w:r>
      <w:del w:id="153" w:author="Elite Publishing" w:date="2026-10-26T10:00:00Z">
        <w:r>
          <w:delText xml:space="preserve"> </w:delText>
        </w:r>
      </w:del>
    </w:p>
    <w:p>
      <w:pPr>
        <w:spacing w:after="120" w:line="300" w:lineRule="auto"/>
        <w:ind w:firstLine="360"/>
      </w:pPr>
      <w:r>
        <w:t xml:space="preserve">Take those hot, open palms and place them </w:t>
      </w:r>
      <w:del w:id="154" w:author="Elite Publishing" w:date="2026-10-26T10:00:00Z">
        <w:r>
          <w:delText xml:space="preserve">directly onto</w:delText>
        </w:r>
      </w:del>
      <w:ins w:id="155" w:author="Elite Publishing" w:date="2026-10-26T10:00:00Z">
        <w:r>
          <w:t xml:space="preserve">on</w:t>
        </w:r>
      </w:ins>
      <w:r>
        <w:t xml:space="preserve"> your lower back, </w:t>
      </w:r>
      <w:commentRangeStart w:id="4"/>
      <w:r>
        <w:t xml:space="preserve">right over your kidneys and adrenal glands</w:t>
      </w:r>
      <w:del w:id="156" w:author="Elite Publishing" w:date="2026-10-26T10:00:00Z">
        <w:r>
          <w:delText xml:space="preserve"> (</w:delText>
        </w:r>
      </w:del>
      <w:ins w:id="157" w:author="Elite Publishing" w:date="2026-10-26T10:00:00Z">
        <w:r>
          <w:t xml:space="preserve">—</w:t>
        </w:r>
      </w:ins>
      <w:r>
        <w:t xml:space="preserve">just above your hips</w:t>
      </w:r>
      <w:commentRangeEnd w:id="4"/>
      <w:r>
        <w:rPr>
          <w:rStyle w:val="CommentReference"/>
        </w:rPr>
        <w:commentReference w:id="4"/>
      </w:r>
      <w:r>
        <w:t xml:space="preserve">, </w:t>
      </w:r>
      <w:ins w:id="158" w:author="Elite Publishing" w:date="2026-10-26T10:00:00Z">
        <w:r>
          <w:t xml:space="preserve">with your </w:t>
        </w:r>
      </w:ins>
      <w:r>
        <w:t xml:space="preserve">fingers pointing down</w:t>
      </w:r>
      <w:del w:id="159" w:author="Elite Publishing" w:date="2026-10-26T10:00:00Z">
        <w:r>
          <w:delText xml:space="preserve">)</w:delText>
        </w:r>
      </w:del>
      <w:r>
        <w:t xml:space="preserve">. Let your hands rest there. Take one slow, expansive inhale </w:t>
      </w:r>
      <w:del w:id="160" w:author="Elite Publishing" w:date="2026-10-26T10:00:00Z">
        <w:r>
          <w:delText xml:space="preserve">directly </w:delText>
        </w:r>
      </w:del>
      <w:r>
        <w:t xml:space="preserve">into your warm hands, </w:t>
      </w:r>
      <w:del w:id="161" w:author="Elite Publishing" w:date="2026-10-26T10:00:00Z">
        <w:r>
          <w:delText xml:space="preserve">feeling</w:delText>
        </w:r>
      </w:del>
      <w:ins w:id="162" w:author="Elite Publishing" w:date="2026-10-26T10:00:00Z">
        <w:r>
          <w:t xml:space="preserve">and feel</w:t>
        </w:r>
      </w:ins>
      <w:r>
        <w:t xml:space="preserve"> your lower back gently push against your palms.</w:t>
      </w:r>
    </w:p>
    <w:p>
      <w:pPr>
        <w:spacing w:after="120" w:line="300" w:lineRule="auto"/>
        <w:ind w:firstLine="360"/>
      </w:pPr>
      <w:commentRangeStart w:id="5"/>
      <w:r>
        <w:rPr>
          <w:i/>
          <w:rPrChange w:id="163" w:author="Elite Publishing" w:date="2026-10-26T10:00:00Z">
            <w:rPr/>
          </w:rPrChange>
        </w:rPr>
        <w:t xml:space="preserve">Your adrenals sit right here and govern your fight-or-flight response.</w:t>
      </w:r>
      <w:commentRangeEnd w:id="5"/>
      <w:r>
        <w:rPr>
          <w:rStyle w:val="CommentReference"/>
        </w:rPr>
        <w:commentReference w:id="5"/>
      </w:r>
      <w:r>
        <w:rPr>
          <w:i/>
          <w:rPrChange w:id="164" w:author="Elite Publishing" w:date="2026-10-26T10:00:00Z">
            <w:rPr/>
          </w:rPrChange>
        </w:rPr>
        <w:t xml:space="preserve"> Resting warm hands on this </w:t>
      </w:r>
      <w:del w:id="166" w:author="Elite Publishing" w:date="2026-10-26T10:00:00Z">
        <w:r>
          <w:rPr>
            <w:i/>
            <w:rPrChange w:id="165" w:author="Elite Publishing" w:date="2026-10-26T10:00:00Z">
              <w:rPr/>
            </w:rPrChange>
          </w:rPr>
          <w:delText xml:space="preserve">physical site</w:delText>
        </w:r>
      </w:del>
      <w:ins w:id="167" w:author="Elite Publishing" w:date="2026-10-26T10:00:00Z">
        <w:r>
          <w:rPr>
            <w:i/>
          </w:rPr>
          <w:t xml:space="preserve">spot</w:t>
        </w:r>
      </w:ins>
      <w:r>
        <w:rPr>
          <w:i/>
          <w:rPrChange w:id="168" w:author="Elite Publishing" w:date="2026-10-26T10:00:00Z">
            <w:rPr/>
          </w:rPrChange>
        </w:rPr>
        <w:t xml:space="preserve"> offers direct somatosensory feedback that tells your nervous system: you are safe to downshift.</w:t>
      </w:r>
    </w:p>
    <w:p>
      <w:pPr>
        <w:keepNext/>
        <w:spacing w:before="200" w:after="60"/>
        <w:rPr>
          <w:ins w:id="169" w:author="Elite Publishing" w:date="2026-10-26T10:00:00Z"/>
        </w:rPr>
      </w:pPr>
      <w:r>
        <w:rPr>
          <w:b/>
          <w:rPrChange w:id="170" w:author="Elite Publishing" w:date="2026-10-26T10:00:00Z">
            <w:rPr/>
          </w:rPrChange>
        </w:rPr>
        <w:t xml:space="preserve">3. Begin the Downward Trace</w:t>
      </w:r>
      <w:del w:id="171" w:author="Elite Publishing" w:date="2026-10-26T10:00:00Z">
        <w:r>
          <w:delText xml:space="preserve"> </w:delText>
        </w:r>
      </w:del>
    </w:p>
    <w:p>
      <w:pPr>
        <w:spacing w:after="120" w:line="300" w:lineRule="auto"/>
        <w:ind w:firstLine="360"/>
      </w:pPr>
      <w:r>
        <w:t xml:space="preserve">Keep your left hand resting against your lower back. Bring your right hand forward around your waist, sweeping it deliberately across your belly button. Continue tracing that hand down </w:t>
      </w:r>
      <w:commentRangeStart w:id="6"/>
      <w:r>
        <w:t xml:space="preserve">the outside of your leg</w:t>
      </w:r>
      <w:commentRangeEnd w:id="6"/>
      <w:r>
        <w:rPr>
          <w:rStyle w:val="CommentReference"/>
        </w:rPr>
        <w:commentReference w:id="6"/>
      </w:r>
      <w:r>
        <w:t xml:space="preserve">—past your hip, across the side of your knee, past your ankle, and all the way off the tips of your toes.</w:t>
      </w:r>
    </w:p>
    <w:p>
      <w:pPr>
        <w:keepNext/>
        <w:spacing w:before="200" w:after="60"/>
        <w:rPr>
          <w:ins w:id="172" w:author="Elite Publishing" w:date="2026-10-26T10:00:00Z"/>
        </w:rPr>
      </w:pPr>
      <w:r>
        <w:rPr>
          <w:b/>
          <w:rPrChange w:id="173" w:author="Elite Publishing" w:date="2026-10-26T10:00:00Z">
            <w:rPr/>
          </w:rPrChange>
        </w:rPr>
        <w:t xml:space="preserve">4. Find the Rhythm</w:t>
      </w:r>
      <w:del w:id="174" w:author="Elite Publishing" w:date="2026-10-26T10:00:00Z">
        <w:r>
          <w:delText xml:space="preserve"> </w:delText>
        </w:r>
      </w:del>
    </w:p>
    <w:p>
      <w:pPr>
        <w:spacing w:after="120" w:line="300" w:lineRule="auto"/>
        <w:ind w:firstLine="360"/>
      </w:pPr>
      <w:r>
        <w:t xml:space="preserve">Return your right hand to your lower back and sweep </w:t>
      </w:r>
      <w:del w:id="175" w:author="Elite Publishing" w:date="2026-10-26T10:00:00Z">
        <w:r>
          <w:delText xml:space="preserve">that</w:delText>
        </w:r>
      </w:del>
      <w:ins w:id="176" w:author="Elite Publishing" w:date="2026-10-26T10:00:00Z">
        <w:r>
          <w:t xml:space="preserve">the</w:t>
        </w:r>
      </w:ins>
      <w:r>
        <w:t xml:space="preserve"> exact same line again: lower back, across the </w:t>
      </w:r>
      <w:del w:id="177" w:author="Elite Publishing" w:date="2026-10-26T10:00:00Z">
        <w:r>
          <w:delText xml:space="preserve">navel</w:delText>
        </w:r>
      </w:del>
      <w:ins w:id="178" w:author="Elite Publishing" w:date="2026-10-26T10:00:00Z">
        <w:r>
          <w:t xml:space="preserve">belly button</w:t>
        </w:r>
      </w:ins>
      <w:r>
        <w:t xml:space="preserve">, down the leg, off the toes. </w:t>
      </w:r>
      <w:commentRangeStart w:id="7"/>
      <w:r>
        <w:t xml:space="preserve">Repeat this </w:t>
      </w:r>
      <w:del w:id="179" w:author="Elite Publishing" w:date="2026-10-26T10:00:00Z">
        <w:r>
          <w:delText xml:space="preserve">9</w:delText>
        </w:r>
      </w:del>
      <w:ins w:id="180" w:author="Elite Publishing" w:date="2026-10-26T10:00:00Z">
        <w:r>
          <w:t xml:space="preserve">nine</w:t>
        </w:r>
      </w:ins>
      <w:r>
        <w:t xml:space="preserve"> times in a slow, continuous wave. Keep your hand in steady, unbroken contact with your body the entire time.</w:t>
      </w:r>
      <w:commentRangeEnd w:id="7"/>
      <w:r>
        <w:rPr>
          <w:rStyle w:val="CommentReference"/>
        </w:rPr>
        <w:commentReference w:id="7"/>
      </w:r>
    </w:p>
    <w:p>
      <w:pPr>
        <w:spacing w:after="120" w:line="300" w:lineRule="auto"/>
        <w:ind w:firstLine="360"/>
      </w:pPr>
      <w:commentRangeStart w:id="8"/>
      <w:r>
        <w:rPr>
          <w:i/>
          <w:rPrChange w:id="181" w:author="Elite Publishing" w:date="2026-10-26T10:00:00Z">
            <w:rPr/>
          </w:rPrChange>
        </w:rPr>
        <w:t xml:space="preserve">Crossing your physical midline helps both hemispheres of your brain communicate</w:t>
      </w:r>
      <w:commentRangeEnd w:id="8"/>
      <w:r>
        <w:rPr>
          <w:rStyle w:val="CommentReference"/>
        </w:rPr>
        <w:commentReference w:id="8"/>
      </w:r>
      <w:r>
        <w:rPr>
          <w:i/>
          <w:rPrChange w:id="182" w:author="Elite Publishing" w:date="2026-10-26T10:00:00Z">
            <w:rPr/>
          </w:rPrChange>
        </w:rPr>
        <w:t xml:space="preserve">, while the repetitive, rhythmic touch smooths out autonomic arousal. You are giving your nervous system an undeniable physical track to follow down into the ground.</w:t>
      </w:r>
    </w:p>
    <w:p>
      <w:pPr>
        <w:keepNext/>
        <w:spacing w:before="200" w:after="60"/>
        <w:rPr>
          <w:ins w:id="183" w:author="Elite Publishing" w:date="2026-10-26T10:00:00Z"/>
        </w:rPr>
      </w:pPr>
      <w:r>
        <w:rPr>
          <w:b/>
          <w:rPrChange w:id="184" w:author="Elite Publishing" w:date="2026-10-26T10:00:00Z">
            <w:rPr/>
          </w:rPrChange>
        </w:rPr>
        <w:t xml:space="preserve">5. Switch and Balance</w:t>
      </w:r>
      <w:del w:id="185" w:author="Elite Publishing" w:date="2026-10-26T10:00:00Z">
        <w:r>
          <w:delText xml:space="preserve"> </w:delText>
        </w:r>
      </w:del>
    </w:p>
    <w:p>
      <w:pPr>
        <w:spacing w:after="120" w:line="300" w:lineRule="auto"/>
        <w:ind w:firstLine="360"/>
      </w:pPr>
      <w:r>
        <w:t xml:space="preserve">Place your right hand back </w:t>
      </w:r>
      <w:del w:id="186" w:author="Elite Publishing" w:date="2026-10-26T10:00:00Z">
        <w:r>
          <w:delText xml:space="preserve">onto your right</w:delText>
        </w:r>
      </w:del>
      <w:ins w:id="187" w:author="Elite Publishing" w:date="2026-10-26T10:00:00Z">
        <w:r>
          <w:t xml:space="preserve">on the right side of your</w:t>
        </w:r>
      </w:ins>
      <w:r>
        <w:t xml:space="preserve"> lower back to hold that warm anchor. Now take your left hand, sweep it forward across your belly button, and trace it down your left leg all the way to your toes. Repeat this </w:t>
      </w:r>
      <w:del w:id="188" w:author="Elite Publishing" w:date="2026-10-26T10:00:00Z">
        <w:r>
          <w:delText xml:space="preserve">9</w:delText>
        </w:r>
      </w:del>
      <w:ins w:id="189" w:author="Elite Publishing" w:date="2026-10-26T10:00:00Z">
        <w:r>
          <w:t xml:space="preserve">nine</w:t>
        </w:r>
      </w:ins>
      <w:r>
        <w:t xml:space="preserve"> times at </w:t>
      </w:r>
      <w:del w:id="190" w:author="Elite Publishing" w:date="2026-10-26T10:00:00Z">
        <w:r>
          <w:delText xml:space="preserve">that</w:delText>
        </w:r>
      </w:del>
      <w:ins w:id="191" w:author="Elite Publishing" w:date="2026-10-26T10:00:00Z">
        <w:r>
          <w:t xml:space="preserve">the</w:t>
        </w:r>
      </w:ins>
      <w:r>
        <w:t xml:space="preserve"> same steady, soothing pace.</w:t>
      </w:r>
    </w:p>
    <w:p>
      <w:pPr>
        <w:pStyle w:val="Heading3"/>
      </w:pPr>
      <w:r>
        <w:t xml:space="preserve">The Somatic Checkpoints</w:t>
      </w:r>
    </w:p>
    <w:p>
      <w:pPr>
        <w:spacing w:after="120" w:line="300" w:lineRule="auto"/>
        <w:ind w:firstLine="360"/>
      </w:pPr>
      <w:commentRangeStart w:id="9"/>
      <w:r>
        <w:t xml:space="preserve">Rest both hands on your thighs.</w:t>
      </w:r>
      <w:commentRangeEnd w:id="9"/>
      <w:r>
        <w:rPr>
          <w:rStyle w:val="CommentReference"/>
        </w:rPr>
        <w:commentReference w:id="9"/>
      </w:r>
      <w:r>
        <w:t xml:space="preserve"> Keep both feet flat against the earth, soften your gaze or close your eyes, and spend thirty seconds </w:t>
      </w:r>
      <w:del w:id="192" w:author="Elite Publishing" w:date="2026-10-26T10:00:00Z">
        <w:r>
          <w:delText xml:space="preserve">tracking</w:delText>
        </w:r>
      </w:del>
      <w:ins w:id="193" w:author="Elite Publishing" w:date="2026-10-26T10:00:00Z">
        <w:r>
          <w:t xml:space="preserve">noticing</w:t>
        </w:r>
      </w:ins>
      <w:r>
        <w:t xml:space="preserve"> what </w:t>
      </w:r>
      <w:ins w:id="194" w:author="Elite Publishing" w:date="2026-10-26T10:00:00Z">
        <w:r>
          <w:t xml:space="preserve">has </w:t>
        </w:r>
      </w:ins>
      <w:r>
        <w:t xml:space="preserve">shifted:</w:t>
      </w:r>
    </w:p>
    <w:p>
      <w:pPr>
        <w:keepNext/>
        <w:numPr>
          <w:ilvl w:val="0"/>
          <w:numId w:val="2"/>
        </w:numPr>
        <w:spacing w:before="120" w:after="40"/>
      </w:pPr>
      <w:r>
        <w:rPr>
          <w:b/>
        </w:rPr>
        <w:t xml:space="preserve">The Heat:</w:t>
      </w:r>
    </w:p>
    <w:p>
      <w:pPr>
        <w:spacing w:after="120" w:line="300" w:lineRule="auto"/>
        <w:ind w:left="720"/>
      </w:pPr>
      <w:r>
        <w:t xml:space="preserve">Do you </w:t>
      </w:r>
      <w:ins w:id="195" w:author="Elite Publishing" w:date="2026-10-26T10:00:00Z">
        <w:r>
          <w:t xml:space="preserve">still </w:t>
        </w:r>
      </w:ins>
      <w:r>
        <w:t xml:space="preserve">feel warmth </w:t>
      </w:r>
      <w:del w:id="196" w:author="Elite Publishing" w:date="2026-10-26T10:00:00Z">
        <w:r>
          <w:delText xml:space="preserve">still </w:delText>
        </w:r>
      </w:del>
      <w:r>
        <w:t xml:space="preserve">radiating into your lower back, or perhaps a slight tingling in your hands?</w:t>
      </w:r>
    </w:p>
    <w:p>
      <w:pPr>
        <w:keepNext/>
        <w:numPr>
          <w:ilvl w:val="0"/>
          <w:numId w:val="2"/>
        </w:numPr>
        <w:spacing w:before="120" w:after="40"/>
      </w:pPr>
      <w:r>
        <w:rPr>
          <w:b/>
        </w:rPr>
        <w:t xml:space="preserve">The Midline Trace:</w:t>
      </w:r>
    </w:p>
    <w:p>
      <w:pPr>
        <w:spacing w:after="120" w:line="300" w:lineRule="auto"/>
        <w:ind w:left="720"/>
      </w:pPr>
      <w:r>
        <w:t xml:space="preserve">Can you still </w:t>
      </w:r>
      <w:del w:id="197" w:author="Elite Publishing" w:date="2026-10-26T10:00:00Z">
        <w:r>
          <w:delText xml:space="preserve">sense</w:delText>
        </w:r>
      </w:del>
      <w:ins w:id="198" w:author="Elite Publishing" w:date="2026-10-26T10:00:00Z">
        <w:r>
          <w:t xml:space="preserve">feel</w:t>
        </w:r>
      </w:ins>
      <w:r>
        <w:t xml:space="preserve"> </w:t>
      </w:r>
      <w:del w:id="199" w:author="Elite Publishing" w:date="2026-10-26T10:00:00Z">
        <w:r>
          <w:delText xml:space="preserve">the</w:delText>
        </w:r>
      </w:del>
      <w:ins w:id="200" w:author="Elite Publishing" w:date="2026-10-26T10:00:00Z">
        <w:r>
          <w:t xml:space="preserve">a</w:t>
        </w:r>
      </w:ins>
      <w:r>
        <w:t xml:space="preserve"> faint </w:t>
      </w:r>
      <w:del w:id="201" w:author="Elite Publishing" w:date="2026-10-26T10:00:00Z">
        <w:r>
          <w:delText xml:space="preserve">sensory </w:delText>
        </w:r>
      </w:del>
      <w:r>
        <w:t xml:space="preserve">imprint where your hands crossed your center?</w:t>
      </w:r>
    </w:p>
    <w:p>
      <w:pPr>
        <w:keepNext/>
        <w:numPr>
          <w:ilvl w:val="0"/>
          <w:numId w:val="2"/>
        </w:numPr>
        <w:spacing w:before="120" w:after="40"/>
      </w:pPr>
      <w:r>
        <w:rPr>
          <w:b/>
        </w:rPr>
        <w:t xml:space="preserve">The Drop in Gravity:</w:t>
      </w:r>
    </w:p>
    <w:p>
      <w:pPr>
        <w:spacing w:after="120" w:line="300" w:lineRule="auto"/>
        <w:ind w:left="720"/>
      </w:pPr>
      <w:r>
        <w:t xml:space="preserve">Notice your weight. Does your head feel a little lighter, with your center of gravity resting down in your hips, calves, and soles?</w:t>
      </w:r>
    </w:p>
    <w:p>
      <w:pPr>
        <w:keepNext/>
        <w:numPr>
          <w:ilvl w:val="0"/>
          <w:numId w:val="2"/>
        </w:numPr>
        <w:spacing w:before="120" w:after="40"/>
      </w:pPr>
      <w:r>
        <w:rPr>
          <w:b/>
        </w:rPr>
        <w:t xml:space="preserve">The Breath:</w:t>
      </w:r>
    </w:p>
    <w:p>
      <w:pPr>
        <w:spacing w:after="120" w:line="300" w:lineRule="auto"/>
        <w:ind w:left="720"/>
      </w:pPr>
      <w:del w:id="202" w:author="Elite Publishing" w:date="2026-10-26T10:00:00Z">
        <w:r>
          <w:delText xml:space="preserve">Check your lungs</w:delText>
        </w:r>
      </w:del>
      <w:ins w:id="203" w:author="Elite Publishing" w:date="2026-10-26T10:00:00Z">
        <w:r>
          <w:t xml:space="preserve">Notice your breathing</w:t>
        </w:r>
      </w:ins>
      <w:r>
        <w:t xml:space="preserve"> without forcing anything. Has your breath naturally dropped lower into your belly?</w:t>
      </w:r>
    </w:p>
    <w:p>
      <w:pPr>
        <w:spacing w:after="120" w:line="300" w:lineRule="auto"/>
        <w:ind w:firstLine="360"/>
      </w:pPr>
      <w:r>
        <w:t xml:space="preserve">Take one full, grounded breath, feel the floor beneath your </w:t>
      </w:r>
      <w:del w:id="204" w:author="Elite Publishing" w:date="2026-10-26T10:00:00Z">
        <w:r>
          <w:delText xml:space="preserve">soles</w:delText>
        </w:r>
      </w:del>
      <w:ins w:id="205" w:author="Elite Publishing" w:date="2026-10-26T10:00:00Z">
        <w:r>
          <w:t xml:space="preserve">feet</w:t>
        </w:r>
      </w:ins>
      <w:r>
        <w:t xml:space="preserve">, and return to your day when you feel ready.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Elite Publishing" w:date="2026-10-26T13:37:18Z" w:initials="EP">
    <w:p w14:paraId="2117F339" w14:textId="77777777">
      <w:r>
        <w:rPr>
          <w:rStyle w:val="CommentReference"/>
        </w:rPr>
        <w:annotationRef/>
      </w:r>
      <w:r>
        <w:rPr>
          <w:color w:val="000000"/>
          <w:sz w:val="20"/>
          <w:szCs w:val="20"/>
        </w:rPr>
        <w:t xml:space="preserve">Layout check: the illustration next to this heading is labelled "The Somatic Disconnect", the same label as the previous section. Should it read "The Body Screaming"? The label is part of the image, so it would need to be corrected in the source graphic.</w:t>
      </w:r>
    </w:p>
  </w:comment>
  <w:comment w:id="1" w:author="Elite Publishing" w:date="2026-10-26T13:37:19Z" w:initials="EP">
    <w:p w14:paraId="08579E0F" w14:textId="77777777">
      <w:r>
        <w:rPr>
          <w:rStyle w:val="CommentReference"/>
        </w:rPr>
        <w:annotationRef/>
      </w:r>
      <w:r>
        <w:rPr>
          <w:color w:val="000000"/>
          <w:sz w:val="20"/>
          <w:szCs w:val="20"/>
        </w:rPr>
        <w:t xml:space="preserve">This sentence links the cascade directly to specific diagnoses (autoimmune disease, severe allergies). As written, readers may take it as established medical fact. Is this your own clinical model and observation, or is there a source you would like to cite? If it is your model, a light frame (e.g., "In my clinical experience, this is where...") would keep your voice while protecting the claim. Could you also clarify what "systemic failures" refers to?</w:t>
      </w:r>
    </w:p>
  </w:comment>
  <w:comment w:id="2" w:author="Elite Publishing" w:date="2026-10-26T13:37:19Z" w:initials="EP">
    <w:p w14:paraId="2593EDB5" w14:textId="77777777">
      <w:r>
        <w:rPr>
          <w:rStyle w:val="CommentReference"/>
        </w:rPr>
        <w:annotationRef/>
      </w:r>
      <w:r>
        <w:rPr>
          <w:color w:val="000000"/>
          <w:sz w:val="20"/>
          <w:szCs w:val="20"/>
        </w:rPr>
        <w:t xml:space="preserve">"We can only chip away" literally means that chipping away is the most we can do, which seems to undercut your hopeful close. I've changed it to "can begin to chip away." If you meant "Only by choosing gentle, holistic paradigms can we...", please let me know: that is a stronger claim, and we would phrase it differently.</w:t>
      </w:r>
    </w:p>
  </w:comment>
  <w:comment w:id="3" w:author="Elite Publishing" w:date="2026-10-26T13:37:19Z" w:initials="EP">
    <w:p w14:paraId="7521B906" w14:textId="77777777">
      <w:r>
        <w:rPr>
          <w:rStyle w:val="CommentReference"/>
        </w:rPr>
        <w:annotationRef/>
      </w:r>
      <w:r>
        <w:rPr>
          <w:color w:val="000000"/>
          <w:sz w:val="20"/>
          <w:szCs w:val="20"/>
        </w:rPr>
        <w:t xml:space="preserve">Formatting suggestion: I've set the "why this works" paragraphs in italics so readers can see at a glance what to do and why they are doing it. If you prefer, we could use a short label instead (e.g., "Why it helps:"). Whichever you choose would be applied consistently to every practice. I've also put each step title on its own line, because in the original it ran straight into the first instruction.</w:t>
      </w:r>
    </w:p>
  </w:comment>
  <w:comment w:id="4" w:author="Elite Publishing" w:date="2026-10-26T13:37:19Z" w:initials="EP">
    <w:p w14:paraId="30EFBB8D" w14:textId="77777777">
      <w:r>
        <w:rPr>
          <w:rStyle w:val="CommentReference"/>
        </w:rPr>
        <w:annotationRef/>
      </w:r>
      <w:r>
        <w:rPr>
          <w:color w:val="000000"/>
          <w:sz w:val="20"/>
          <w:szCs w:val="20"/>
        </w:rPr>
        <w:t xml:space="preserve">Please check the hand position. Anatomically, the kidneys sit higher than "just above your hips" (roughly at the bottom of the rib cage), and the adrenal glands sit on top of the kidneys, so readers who follow the hip landmark will place their hands below the adrenals. Which matters more here: the hip landmark (we could then soften or drop the organ reference) or the organ location (the landmark would then move up to just below the ribs)? I haven't changed the instruction.</w:t>
      </w:r>
    </w:p>
  </w:comment>
  <w:comment w:id="5" w:author="Elite Publishing" w:date="2026-10-26T13:37:19Z" w:initials="EP">
    <w:p w14:paraId="42C76BDB" w14:textId="77777777">
      <w:r>
        <w:rPr>
          <w:rStyle w:val="CommentReference"/>
        </w:rPr>
        <w:annotationRef/>
      </w:r>
      <w:r>
        <w:rPr>
          <w:color w:val="000000"/>
          <w:sz w:val="20"/>
          <w:szCs w:val="20"/>
        </w:rPr>
        <w:t xml:space="preserve">"Govern" somewhat overstates the adrenals' role: they release stress hormones as part of the fight-or-flight response, which the brain and nervous system coordinate. The idea that warm hands on this spot send a specific safety signal is also presented as fact. Is there a source you'd like to cite, or is this your clinical observation? Wording such as "play a key part in", plus a light frame, would keep the point without overstating it.</w:t>
      </w:r>
    </w:p>
  </w:comment>
  <w:comment w:id="6" w:author="Elite Publishing" w:date="2026-10-26T13:37:19Z" w:initials="EP">
    <w:p w14:paraId="60E4CB16" w14:textId="77777777">
      <w:r>
        <w:rPr>
          <w:rStyle w:val="CommentReference"/>
        </w:rPr>
        <w:annotationRef/>
      </w:r>
      <w:r>
        <w:rPr>
          <w:color w:val="000000"/>
          <w:sz w:val="20"/>
          <w:szCs w:val="20"/>
        </w:rPr>
        <w:t xml:space="preserve">Which leg should the right hand trace? Step 5 has the left hand tracing the left leg (same side), but the illustration shows each hand crossing to the opposite leg, and both the note after Step 4 and the "Midline Trace" checkpoint refer to crossing the midline. The illustration also shows the hands starting at the sides of the hips rather than on the lower back. And Step 5 ends "to your toes" rather than "off the tips of your toes": should the two sides be identical? I haven't changed the movement. Once you confirm, I'll align Steps 3 to 5 and note any changes the illustration needs.</w:t>
      </w:r>
    </w:p>
  </w:comment>
  <w:comment w:id="7" w:author="Elite Publishing" w:date="2026-10-26T13:37:19Z" w:initials="EP">
    <w:p w14:paraId="12774E24" w14:textId="77777777">
      <w:r>
        <w:rPr>
          <w:rStyle w:val="CommentReference"/>
        </w:rPr>
        <w:annotationRef/>
      </w:r>
      <w:r>
        <w:rPr>
          <w:color w:val="000000"/>
          <w:sz w:val="20"/>
          <w:szCs w:val="20"/>
        </w:rPr>
        <w:t xml:space="preserve">Two quick checks: (1) Is this nine sweeps in total on the right side, or nine more after the first sweep in Step 3 (ten in total)? The same question applies to the left side in Step 5. (2) "Unbroken contact... the entire time" conflicts with sweeping off the toes and bringing the hand back to the lower back. Do you mean "throughout each sweep"? (I've spelled out "nine", following standard book style.)</w:t>
      </w:r>
    </w:p>
  </w:comment>
  <w:comment w:id="8" w:author="Elite Publishing" w:date="2026-10-26T13:37:19Z" w:initials="EP">
    <w:p w14:paraId="515D169E" w14:textId="77777777">
      <w:r>
        <w:rPr>
          <w:rStyle w:val="CommentReference"/>
        </w:rPr>
        <w:annotationRef/>
      </w:r>
      <w:r>
        <w:rPr>
          <w:color w:val="000000"/>
          <w:sz w:val="20"/>
          <w:szCs w:val="20"/>
        </w:rPr>
        <w:t xml:space="preserve">This is presented as established neuroscience. Do you have a source you'd like to cite? If not, softer wording (e.g., "Crossing the midline is thought to help..." or "In my experience...") would keep the point without overstating it.</w:t>
      </w:r>
    </w:p>
  </w:comment>
  <w:comment w:id="9" w:author="Elite Publishing" w:date="2026-10-26T13:37:20Z" w:initials="EP">
    <w:p w14:paraId="110E8000" w14:textId="77777777">
      <w:r>
        <w:rPr>
          <w:rStyle w:val="CommentReference"/>
        </w:rPr>
        <w:annotationRef/>
      </w:r>
      <w:r>
        <w:rPr>
          <w:color w:val="000000"/>
          <w:sz w:val="20"/>
          <w:szCs w:val="20"/>
        </w:rPr>
        <w:t xml:space="preserve">For readers who are standing, resting both hands on the thighs is awkward. Should standing readers let their arms hang loosely instead? A few words here would make the checkpoint work for both postures.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17F339" w15:done="0"/>
  <w15:commentEx w15:paraId="08579E0F" w15:done="0"/>
  <w15:commentEx w15:paraId="2593EDB5" w15:done="0"/>
  <w15:commentEx w15:paraId="7521B906" w15:done="0"/>
  <w15:commentEx w15:paraId="30EFBB8D" w15:done="0"/>
  <w15:commentEx w15:paraId="42C76BDB" w15:done="0"/>
  <w15:commentEx w15:paraId="60E4CB16" w15:done="0"/>
  <w15:commentEx w15:paraId="12774E24" w15:done="0"/>
  <w15:commentEx w15:paraId="515D169E" w15:done="0"/>
  <w15:commentEx w15:paraId="110E80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B30DEDC" w16cex:dateUtc="2026-10-26T13:37:18Z"/>
  <w16cex:commentExtensible w16cex:durableId="75C9FDCF" w16cex:dateUtc="2026-10-26T13:37:19Z"/>
  <w16cex:commentExtensible w16cex:durableId="041395C2" w16cex:dateUtc="2026-10-26T13:37:19Z"/>
  <w16cex:commentExtensible w16cex:durableId="0C3D640E" w16cex:dateUtc="2026-10-26T13:37:19Z"/>
  <w16cex:commentExtensible w16cex:durableId="490F8E0B" w16cex:dateUtc="2026-10-26T13:37:19Z"/>
  <w16cex:commentExtensible w16cex:durableId="08918956" w16cex:dateUtc="2026-10-26T13:37:19Z"/>
  <w16cex:commentExtensible w16cex:durableId="602801FA" w16cex:dateUtc="2026-10-26T13:37:19Z"/>
  <w16cex:commentExtensible w16cex:durableId="44AC594C" w16cex:dateUtc="2026-10-26T13:37:19Z"/>
  <w16cex:commentExtensible w16cex:durableId="5493C928" w16cex:dateUtc="2026-10-26T13:37:19Z"/>
  <w16cex:commentExtensible w16cex:durableId="1DD6225B" w16cex:dateUtc="2026-10-26T13:37:2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17F339" w16cid:durableId="7B30DEDC"/>
  <w16cid:commentId w16cid:paraId="08579E0F" w16cid:durableId="75C9FDCF"/>
  <w16cid:commentId w16cid:paraId="2593EDB5" w16cid:durableId="041395C2"/>
  <w16cid:commentId w16cid:paraId="7521B906" w16cid:durableId="0C3D640E"/>
  <w16cid:commentId w16cid:paraId="30EFBB8D" w16cid:durableId="490F8E0B"/>
  <w16cid:commentId w16cid:paraId="42C76BDB" w16cid:durableId="08918956"/>
  <w16cid:commentId w16cid:paraId="60E4CB16" w16cid:durableId="602801FA"/>
  <w16cid:commentId w16cid:paraId="12774E24" w16cid:durableId="44AC594C"/>
  <w16cid:commentId w16cid:paraId="515D169E" w16cid:durableId="5493C928"/>
  <w16cid:commentId w16cid:paraId="110E8000" w16cid:durableId="1DD6225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Georgia" w:cs="Georgia" w:eastAsia="Georgia" w:hAnsi="Georgia"/>
      <w:b/>
      <w:bCs/>
      <w:color w:val="1F3A5F"/>
      <w:sz w:val="32"/>
      <w:szCs w:val="32"/>
    </w:rPr>
  </w:style>
  <w:style w:type="paragraph" w:styleId="Heading2">
    <w:name w:val="Heading 2"/>
    <w:basedOn w:val="Normal"/>
    <w:next w:val="Normal"/>
    <w:qFormat/>
    <w:pPr>
      <w:spacing w:after="120" w:before="280"/>
      <w:outlineLvl w:val="1"/>
    </w:pPr>
    <w:rPr>
      <w:rFonts w:ascii="Georgia" w:cs="Georgia" w:eastAsia="Georgia" w:hAnsi="Georgia"/>
      <w:color w:val="1F3A5F"/>
      <w:sz w:val="27"/>
      <w:szCs w:val="27"/>
    </w:rPr>
  </w:style>
  <w:style w:type="paragraph" w:styleId="Heading3">
    <w:name w:val="Heading 3"/>
    <w:basedOn w:val="Normal"/>
    <w:next w:val="Normal"/>
    <w:qFormat/>
    <w:pPr>
      <w:spacing w:after="100" w:before="220"/>
      <w:outlineLvl w:val="2"/>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microsoft.com/office/2011/relationships/commentsExtended" Target="commentsExtended.xml"/><Relationship Id="rId9" Type="http://schemas.microsoft.com/office/2016/09/relationships/commentsIds" Target="commentsIds.xml"/><Relationship Id="rId10" Type="http://schemas.microsoft.com/office/2018/08/relationships/commentsExtensible" Target="commentsExtensi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Elite Publishing</dc:creator>
  <cp:lastModifiedBy>Un-named</cp:lastModifiedBy>
  <cp:revision>1</cp:revision>
  <dcterms:created xsi:type="dcterms:W3CDTF">2026-10-26T13:35:06.965Z</dcterms:created>
  <dcterms:modified xsi:type="dcterms:W3CDTF">2026-10-26T13:35:06.972Z</dcterms:modified>
</cp:coreProperties>
</file>

<file path=docProps/custom.xml><?xml version="1.0" encoding="utf-8"?>
<Properties xmlns="http://schemas.openxmlformats.org/officeDocument/2006/custom-properties" xmlns:vt="http://schemas.openxmlformats.org/officeDocument/2006/docPropsVTypes"/>
</file>